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Projektarbeit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06060"/>
          <w:sz w:val="32"/>
          <w:szCs w:val="32"/>
          <w:rtl w:val="0"/>
        </w:rPr>
        <w:t xml:space="preserve">zur IHK-Zertifizierung Data Analyst (IHK)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id w:val="66452293"/>
        <w:tag w:val="goog_rdk_3"/>
      </w:sdtPr>
      <w:sdtContent>
        <w:p w:rsidR="00000000" w:rsidDel="00000000" w:rsidP="00000000" w:rsidRDefault="00000000" w:rsidRPr="00000000" w14:paraId="00000009">
          <w:pPr>
            <w:spacing w:after="240" w:before="240" w:lineRule="auto"/>
            <w:jc w:val="center"/>
            <w:rPr>
              <w:ins w:author="Iana K" w:id="0" w:date="2026-09-11T06:50:29Z"/>
              <w:b w:val="1"/>
              <w:bCs w:val="1"/>
              <w:sz w:val="40"/>
              <w:szCs w:val="40"/>
              <w:rPrChange w:author="Iana K" w:id="1" w:date="2026-09-11T06:50:29Z">
                <w:rPr/>
              </w:rPrChange>
            </w:rPr>
          </w:pPr>
          <w:sdt>
            <w:sdtPr>
              <w:id w:val="-2117225624"/>
              <w:tag w:val="goog_rdk_1"/>
            </w:sdtPr>
            <w:sdtContent>
              <w:ins w:author="Iana K" w:id="0" w:date="2026-09-11T06:50:29Z"/>
              <w:sdt>
                <w:sdtPr>
                  <w:id w:val="1441218984"/>
                  <w:tag w:val="goog_rdk_2"/>
                </w:sdtPr>
                <w:sdtContent>
                  <w:ins w:author="Iana K" w:id="0" w:date="2026-09-11T06:50:29Z">
                    <w:r w:rsidDel="00000000" w:rsidR="00000000" w:rsidRPr="00000000">
                      <w:rPr>
                        <w:b w:val="1"/>
                        <w:bCs w:val="1"/>
                        <w:sz w:val="40"/>
                        <w:szCs w:val="40"/>
                        <w:rtl w:val="0"/>
                        <w:rPrChange w:author="Iana K" w:id="1" w:date="2026-09-11T06:50:29Z">
                          <w:rPr/>
                        </w:rPrChange>
                      </w:rPr>
                      <w:t xml:space="preserve">Prognose des monatlichen Energieverbrauchs und Erkennung von Anomalien</w:t>
                    </w:r>
                  </w:ins>
                </w:sdtContent>
              </w:sdt>
              <w:ins w:author="Iana K" w:id="0" w:date="2026-09-11T06:50:29Z"/>
            </w:sdtContent>
          </w:sdt>
        </w:p>
      </w:sdtContent>
    </w:sdt>
    <w:sdt>
      <w:sdtPr>
        <w:id w:val="855241000"/>
        <w:tag w:val="goog_rdk_8"/>
      </w:sdtPr>
      <w:sdtContent>
        <w:p w:rsidR="00000000" w:rsidDel="00000000" w:rsidP="00000000" w:rsidRDefault="00000000" w:rsidRPr="00000000" w14:paraId="0000000A">
          <w:pPr>
            <w:spacing w:after="200" w:before="0" w:lineRule="auto"/>
            <w:ind w:left="72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PrChange w:author="Iana K" w:id="2" w:date="2026-09-11T06:49:29Z">
                <w:rPr/>
              </w:rPrChange>
            </w:rPr>
            <w:pPrChange w:author="Iana K" w:id="0" w:date="2026-09-11T06:49:29Z">
              <w:pPr>
                <w:jc w:val="center"/>
              </w:pPr>
            </w:pPrChange>
          </w:pPr>
          <w:sdt>
            <w:sdtPr>
              <w:id w:val="-2040244029"/>
              <w:tag w:val="goog_rdk_5"/>
            </w:sdtPr>
            <w:sdtContent>
              <w:del w:author="Iana K" w:id="0" w:date="2026-09-11T06:50:29Z"/>
              <w:sdt>
                <w:sdtPr>
                  <w:id w:val="-1633293086"/>
                  <w:tag w:val="goog_rdk_6"/>
                </w:sdtPr>
                <w:sdtContent>
                  <w:del w:author="Iana K" w:id="0" w:date="2026-09-11T06:50:29Z">
                    <w:r w:rsidDel="00000000" w:rsidR="00000000" w:rsidRPr="00000000">
                      <w:rPr>
                        <w:b w:val="1"/>
                        <w:bCs w:val="1"/>
                        <w:sz w:val="40"/>
                        <w:szCs w:val="40"/>
                        <w:rtl w:val="0"/>
                        <w:rPrChange w:author="Iana K" w:id="1" w:date="2026-09-11T06:50:29Z">
                          <w:rPr>
                            <w:rFonts w:ascii="Arial" w:cs="Arial" w:eastAsia="Arial" w:hAnsi="Arial"/>
                            <w:b w:val="1"/>
                            <w:bCs w:val="1"/>
                            <w:sz w:val="40"/>
                            <w:szCs w:val="40"/>
                          </w:rPr>
                        </w:rPrChange>
                      </w:rPr>
                      <w:delText xml:space="preserve">[Titel des Projekts]</w:delText>
                    </w:r>
                  </w:del>
                </w:sdtContent>
              </w:sdt>
              <w:del w:author="Iana K" w:id="0" w:date="2026-09-11T06:50:29Z"/>
            </w:sdtContent>
          </w:sdt>
          <w:sdt>
            <w:sdtPr>
              <w:id w:val="1587792549"/>
              <w:tag w:val="goog_rdk_7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dt>
      <w:sdtPr>
        <w:id w:val="508125533"/>
        <w:tag w:val="goog_rdk_12"/>
      </w:sdtPr>
      <w:sdtContent>
        <w:p w:rsidR="00000000" w:rsidDel="00000000" w:rsidP="00000000" w:rsidRDefault="00000000" w:rsidRPr="00000000" w14:paraId="0000000B">
          <w:pPr>
            <w:spacing w:after="240" w:before="240" w:lineRule="auto"/>
            <w:jc w:val="center"/>
            <w:rPr>
              <w:ins w:author="Iana K" w:id="3" w:date="2026-09-11T06:58:51Z"/>
              <w:i w:val="1"/>
              <w:iCs w:val="1"/>
              <w:rPrChange w:author="Iana K" w:id="4" w:date="2026-09-11T06:58:51Z">
                <w:rPr/>
              </w:rPrChange>
            </w:rPr>
          </w:pPr>
          <w:sdt>
            <w:sdtPr>
              <w:id w:val="-1715090343"/>
              <w:tag w:val="goog_rdk_10"/>
            </w:sdtPr>
            <w:sdtContent>
              <w:ins w:author="Iana K" w:id="3" w:date="2026-09-11T06:58:51Z"/>
              <w:sdt>
                <w:sdtPr>
                  <w:id w:val="-375982340"/>
                  <w:tag w:val="goog_rdk_11"/>
                </w:sdtPr>
                <w:sdtContent>
                  <w:ins w:author="Iana K" w:id="3" w:date="2026-09-11T06:58:51Z">
                    <w:r w:rsidDel="00000000" w:rsidR="00000000" w:rsidRPr="00000000">
                      <w:rPr>
                        <w:i w:val="1"/>
                        <w:iCs w:val="1"/>
                        <w:rtl w:val="0"/>
                        <w:rPrChange w:author="Iana K" w:id="4" w:date="2026-09-11T06:58:51Z">
                          <w:rPr/>
                        </w:rPrChange>
                      </w:rPr>
                      <w:t xml:space="preserve">Analyse von Verbrauchsmustern, Identifikation von Anomalien und Prognose des monatlichen Stromverbrauchs bei der StadtWerke Westhafen GmbH</w:t>
                    </w:r>
                  </w:ins>
                </w:sdtContent>
              </w:sdt>
              <w:ins w:author="Iana K" w:id="3" w:date="2026-09-11T06:58:51Z"/>
            </w:sdtContent>
          </w:sdt>
        </w:p>
      </w:sdtContent>
    </w:sdt>
    <w:sdt>
      <w:sdtPr>
        <w:id w:val="371318317"/>
        <w:tag w:val="goog_rdk_16"/>
      </w:sdtPr>
      <w:sdtContent>
        <w:p w:rsidR="00000000" w:rsidDel="00000000" w:rsidP="00000000" w:rsidRDefault="00000000" w:rsidRPr="00000000" w14:paraId="0000000C">
          <w:pPr>
            <w:spacing w:after="240" w:before="240" w:lineRule="auto"/>
            <w:jc w:val="center"/>
            <w:rPr>
              <w:ins w:author="Iana K" w:id="5" w:date="2026-09-11T06:53:16Z"/>
              <w:i w:val="1"/>
              <w:iCs w:val="1"/>
              <w:rPrChange w:author="Iana K" w:id="1" w:date="2026-09-11T06:50:29Z">
                <w:rPr/>
              </w:rPrChange>
            </w:rPr>
          </w:pPr>
          <w:sdt>
            <w:sdtPr>
              <w:id w:val="-2053613811"/>
              <w:tag w:val="goog_rdk_14"/>
            </w:sdtPr>
            <w:sdtContent>
              <w:ins w:author="Iana K" w:id="5" w:date="2026-09-11T06:53:16Z"/>
              <w:sdt>
                <w:sdtPr>
                  <w:id w:val="827866855"/>
                  <w:tag w:val="goog_rdk_15"/>
                </w:sdtPr>
                <w:sdtContent>
                  <w:ins w:author="Iana K" w:id="5" w:date="2026-09-11T06:53:16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Iana K" w:id="5" w:date="2026-09-11T06:53:16Z"/>
            </w:sdtContent>
          </w:sdt>
        </w:p>
      </w:sdtContent>
    </w:sdt>
    <w:sdt>
      <w:sdtPr>
        <w:id w:val="-591416374"/>
        <w:tag w:val="goog_rdk_21"/>
      </w:sdtPr>
      <w:sdtContent>
        <w:p w:rsidR="00000000" w:rsidDel="00000000" w:rsidP="00000000" w:rsidRDefault="00000000" w:rsidRPr="00000000" w14:paraId="0000000D">
          <w:pPr>
            <w:jc w:val="center"/>
            <w:rPr>
              <w:i w:val="1"/>
              <w:iCs w:val="1"/>
              <w:color w:val="606060"/>
              <w:rPrChange w:author="Iana K" w:id="6" w:date="2026-09-11T06:53:16Z">
                <w:rPr/>
              </w:rPrChange>
            </w:rPr>
          </w:pPr>
          <w:sdt>
            <w:sdtPr>
              <w:id w:val="106154365"/>
              <w:tag w:val="goog_rdk_18"/>
            </w:sdtPr>
            <w:sdtContent>
              <w:del w:author="Iana K" w:id="5" w:date="2026-09-11T06:53:16Z"/>
              <w:sdt>
                <w:sdtPr>
                  <w:id w:val="276097683"/>
                  <w:tag w:val="goog_rdk_19"/>
                </w:sdtPr>
                <w:sdtContent>
                  <w:del w:author="Iana K" w:id="5" w:date="2026-09-11T06:53:16Z">
                    <w:r w:rsidDel="00000000" w:rsidR="00000000" w:rsidRPr="00000000">
                      <w:rPr>
                        <w:i w:val="1"/>
                        <w:iCs w:val="1"/>
                        <w:rtl w:val="0"/>
                        <w:rPrChange w:author="Iana K" w:id="6" w:date="2026-09-11T06:53:16Z">
                          <w:rPr>
                            <w:rFonts w:ascii="Arial" w:cs="Arial" w:eastAsia="Arial" w:hAnsi="Arial"/>
                            <w:i w:val="1"/>
                            <w:iCs w:val="1"/>
                            <w:color w:val="606060"/>
                            <w:sz w:val="24"/>
                            <w:szCs w:val="24"/>
                          </w:rPr>
                        </w:rPrChange>
                      </w:rPr>
                      <w:delText xml:space="preserve">[Untertitel mit Fokus auf die untersuchte Organisation und Fragestellung]</w:delText>
                    </w:r>
                  </w:del>
                </w:sdtContent>
              </w:sdt>
              <w:del w:author="Iana K" w:id="5" w:date="2026-09-11T06:53:16Z"/>
            </w:sdtContent>
          </w:sdt>
          <w:sdt>
            <w:sdtPr>
              <w:id w:val="-580203243"/>
              <w:tag w:val="goog_rdk_2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15.0" w:type="dxa"/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Teilnehmende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Iana Kraievska · [2] · [3]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7.09.2024 – </w:t>
            </w:r>
            <w:sdt>
              <w:sdtPr>
                <w:id w:val="1994363751"/>
                <w:tag w:val="goog_rdk_22"/>
              </w:sdtPr>
              <w:sdtContent>
                <w:ins w:author="Iana K" w:id="7" w:date="2026-09-11T06:31:17Z">
                  <w:r w:rsidDel="00000000" w:rsidR="00000000" w:rsidRPr="00000000">
                    <w:rPr>
                      <w:rtl w:val="0"/>
                    </w:rPr>
                    <w:t xml:space="preserve">30.09.2024</w:t>
                  </w:r>
                </w:ins>
              </w:sdtContent>
            </w:sdt>
            <w:sdt>
              <w:sdtPr>
                <w:id w:val="-1026402670"/>
                <w:tag w:val="goog_rdk_23"/>
              </w:sdtPr>
              <w:sdtContent>
                <w:del w:author="Iana K" w:id="7" w:date="2026-09-11T06:31:17Z">
                  <w:r w:rsidDel="00000000" w:rsidR="00000000" w:rsidRPr="00000000">
                    <w:rPr>
                      <w:rtl w:val="0"/>
                    </w:rPr>
                    <w:delText xml:space="preserve">[Datum bis]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 / Tutorin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Anuar Santoyo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Datum der Abgabe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24.09.2024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Inhaltsverzeichnis</w:t>
      </w:r>
    </w:p>
    <w:p w:rsidR="00000000" w:rsidDel="00000000" w:rsidP="00000000" w:rsidRDefault="00000000" w:rsidRPr="00000000" w14:paraId="00000022">
      <w:pPr>
        <w:rPr/>
      </w:pPr>
      <w:sdt>
        <w:sdtPr>
          <w:id w:val="12845178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06060"/>
              <w:sz w:val="20"/>
              <w:szCs w:val="20"/>
              <w:rtl w:val="0"/>
            </w:rPr>
            <w:t xml:space="preserve">Hinweis: In Word automatisch via 'Referenzen → Inhaltsverzeichnis' generieren. Diese Vorlage liefert die Kapitelstruktur, die das TOC aufnehmen wird.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   Ausgangssituation und Ist-Zustand .............................. S.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   Machine Learning Canvas ...................................... S. 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   Projektplanung und -durchführung ............................. S. 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   Workflow, Datenmodell und Ergebnisse ......................... S. 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Literaturverzeichnis ........................................ S. 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Abkürzungsverzeichnis ....................................... S. 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Abkürzungsverzeichnis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Listen Sie alle Abkürzungen alphabetisch sortiert. Beispiele unten ersetzen.</w:t>
      </w: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Ind w:w="-115.0" w:type="dxa"/>
        <w:tblLayout w:type="fixed"/>
        <w:tblLook w:val="0400"/>
      </w:tblPr>
      <w:tblGrid>
        <w:gridCol w:w="2268"/>
        <w:gridCol w:w="6236"/>
        <w:tblGridChange w:id="0">
          <w:tblGrid>
            <w:gridCol w:w="2268"/>
            <w:gridCol w:w="62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Abkürzung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Customer Relationship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EDA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Exploratory Data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ETL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Extract, Transform, 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Key Performance Indicator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   Ausgangssituation und Ist-Zustand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Punktevergabe: 10 von 70. Zielumfang: ca. 1–2 Seiten. Inhalte: Relevanz des Themas, aktuelle Situation der Organisation, vorhandene Analytics-Prozesse.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1.1   Vorstellung der Organisation</w:t>
      </w:r>
    </w:p>
    <w:sdt>
      <w:sdtPr>
        <w:id w:val="1793399371"/>
        <w:tag w:val="goog_rdk_28"/>
      </w:sdtPr>
      <w:sdtContent>
        <w:p w:rsidR="00000000" w:rsidDel="00000000" w:rsidP="00000000" w:rsidRDefault="00000000" w:rsidRPr="00000000" w14:paraId="0000003C">
          <w:pPr>
            <w:spacing w:after="0" w:lineRule="auto"/>
            <w:rPr>
              <w:ins w:author="Iana K" w:id="8" w:date="2026-09-11T06:35:10Z"/>
              <w:rPrChange w:author="Iana K" w:id="9" w:date="2026-09-11T06:35:10Z">
                <w:rPr/>
              </w:rPrChange>
            </w:rPr>
          </w:pPr>
          <w:sdt>
            <w:sdtPr>
              <w:id w:val="-798527184"/>
              <w:tag w:val="goog_rdk_26"/>
            </w:sdtPr>
            <w:sdtContent>
              <w:ins w:author="Iana K" w:id="8" w:date="2026-09-11T06:35:10Z"/>
              <w:sdt>
                <w:sdtPr>
                  <w:id w:val="-1204130444"/>
                  <w:tag w:val="goog_rdk_27"/>
                </w:sdtPr>
                <w:sdtContent>
                  <w:ins w:author="Iana K" w:id="8" w:date="2026-09-11T06:35:10Z">
                    <w:r w:rsidDel="00000000" w:rsidR="00000000" w:rsidRPr="00000000">
                      <w:rPr>
                        <w:rtl w:val="0"/>
                        <w:rPrChange w:author="Iana K" w:id="9" w:date="2026-09-11T06:35:10Z">
                          <w:rPr/>
                        </w:rPrChange>
                      </w:rPr>
                      <w:t xml:space="preserve">StadtWerke Westhafen GmbH ist ein städtischer Energieversorger im Hamburger Hafengebiet. Versorgt werden 700 gewerbliche, industrielle und kommunale Großkunden über Mittel- und Niederspannungsanschlüsse. Der Gesamtjahresumsatz liegt bei rund 180 Mio. EUR.</w:t>
                    </w:r>
                  </w:ins>
                </w:sdtContent>
              </w:sdt>
              <w:ins w:author="Iana K" w:id="8" w:date="2026-09-11T06:35:10Z"/>
            </w:sdtContent>
          </w:sdt>
        </w:p>
      </w:sdtContent>
    </w:sdt>
    <w:p w:rsidR="00000000" w:rsidDel="00000000" w:rsidP="00000000" w:rsidRDefault="00000000" w:rsidRPr="00000000" w14:paraId="0000003D">
      <w:pPr>
        <w:rPr/>
      </w:pPr>
      <w:sdt>
        <w:sdtPr>
          <w:id w:val="593084253"/>
          <w:tag w:val="goog_rdk_30"/>
        </w:sdtPr>
        <w:sdtContent>
          <w:del w:author="Iana K" w:id="8" w:date="2026-09-11T06:35:10Z"/>
          <w:sdt>
            <w:sdtPr>
              <w:id w:val="1917507553"/>
              <w:tag w:val="goog_rdk_31"/>
            </w:sdtPr>
            <w:sdtContent>
              <w:del w:author="Iana K" w:id="8" w:date="2026-09-11T06:35:10Z">
                <w:r w:rsidDel="00000000" w:rsidR="00000000" w:rsidRPr="00000000">
                  <w:rPr>
                    <w:rtl w:val="0"/>
                    <w:rPrChange w:author="Iana K" w:id="9" w:date="2026-09-11T06:35:10Z">
                      <w:rPr>
                        <w:rFonts w:ascii="Arial" w:cs="Arial" w:eastAsia="Arial" w:hAnsi="Arial"/>
                      </w:rPr>
                    </w:rPrChange>
                  </w:rPr>
                  <w:delText xml:space="preserve">[Beispielsatz: Die &lt;Organisation&gt; ist ein &lt;Branche&gt;-Unternehmen mit Sitz in &lt;Ort&gt; und beschäftigt rund &lt;N&gt; Mitarbeitende. Das Kerngeschäft umfasst &lt;…&gt;.] Beschreiben Sie hier knapp die betrachtete Organisation, deren Kerngeschäft und die wichtigsten Kennzahlen.</w:delText>
                </w:r>
              </w:del>
            </w:sdtContent>
          </w:sdt>
          <w:del w:author="Iana K" w:id="8" w:date="2026-09-11T06:35:10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1.2   Aktuelle Situation und Problemstellung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In den letzten &lt;Zeitraum&gt; beobachtet die Organisation einen Anstieg von &lt;Kennzahl&gt;, der zu folgenden Konsequenzen führt: &lt;…&gt;. Eine systematische datengetriebene Auswertung findet bisher nicht statt.] Stellen Sie das konkrete Problem dar, das Ihr Projekt adressiert.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1.3   Bereits genutzte Analytics-Prozesse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Aktuell werden &lt;Berichte, Excel-Auswertungen, Tableau-Dashboards&gt; manuell erstellt. Eine modellbasierte Analyse oder Frühwarnung existiert nicht.] Beschreiben Sie, welche Analytics-Werkzeuge oder -Prozesse bereits eingesetzt werden — und welche Lücke Ihr Projekt schließt.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1.4   Projekt-Relevanz und Zielsetzung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Ein datengetriebenes Frühwarnmodell verspricht, &lt;messbarer Nutzen&gt;. Diese Projektarbeit untersucht, ob &lt;Hypothese&gt; belegt werden kann.] Erläutern Sie den geschäftlichen Nutzen und das Projektziel in einem klaren Satz.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   Machine Learning Canvas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Punktevergabe: 10 von 70. Zielumfang: ca. 1–2 Seiten + die Canvas-Grafik (siehe Vorlage T3). Alle 10 Felder müssen kohärent gefüllt sein.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2.1   Überblick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Der Machine Learning Canvas ist ein einseitiges Planungsinstrument, das das Projekt aus Geschäfts- und Datensicht strukturiert. Im Folgenden werden alle zehn Felder begründet befüllt.] Erläutern Sie kurz Zweck und Aufbau des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2.2   Die zehn Felder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Value Proposition / Mehrwert: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Welchen Nutzen bringt das Projekt?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Data Sources / Datenquellen: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 Daten stehen zur Verfügung?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Prediction / Vorhersage: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Was soll vorhergesagt werden?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Features / Merkmale: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 Variablen tragen das Signal?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Approach / Lernansatz: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Welcher Modelltyp ist geeignet?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 / Überprüfung: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 Metriken passen zur Aufgabe?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/ Entscheidung: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Was passiert mit der Vorhersage?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Impact / Auswirkung: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Welcher messbare Geschäftsnutzen entsteht?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Prediction Timing / Vorhersagezeitpunkt: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Wann wird vorhergesagt?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Monitoring &amp; Maintenance / Wartung: [Ihre Antwort.]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Wie wird das Modell langfristig betrieben?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3   Projektplanung und -durchführung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Punktevergabe: 30 von 70 — das punktstärkste Kapitel. Zielumfang: ca. 3–5 Seiten. Inhalte: Projektziel, Rollen, Sprint-Dokumentation, User Stories, Meilensteine, Retrospektiven, persönliches Fazit, Ausblick.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3.1   Projektorganisation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[Beispieltext: Die Gruppe bestand aus drei Mitgliedern mit folgender Aufgabenverteilung: Person A — Datenmanagement und Bereinigung; Person B — Explorative Analyse und Visualisierung; Person C — Modellierung und Evaluierung. Die Rollen wurden zu Projektbeginn vereinbart und blieben über die drei Sprints konstant.]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3.2   Projektziel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Ziel des Projekts war es, ein &lt;Klassifikations- / Regressions- / Anomalie-Erkennungs-&gt;Modell zu entwickeln, das &lt;konkretes Ziel&gt; mit nachvollziehbarer Qualität vorhersagt und die &lt;Geschäfts-KPI&gt; verbessert.]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3.3   Agile Projektsteuerung mit SCRUM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Die Projektarbeit wurde in drei Wochensprints organisiert (Sprint 1: Setup und Problemdefinition; Sprint 2: Bereinigung und Canvas; Sprint 3: Modellierung und Bericht), gefolgt von einer Finalisierungsphase für Polish, Live-Demo-Übung und Mock-Prüfung.]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3.3.1   Sprint 1 — Setup und Problemdefinition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[Sprint-Ziel, Aufgaben, Ergebnisse, Herausforderungen]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3.3.2   Sprint 2 — Bereinigung und Canvas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[Sprint-Ziel, Aufgaben, Ergebnisse, Herausforderungen]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3.3.3   Sprint 3 — Modellierung und Bericht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[Sprint-Ziel, Aufgaben, Ergebnisse, Herausforderungen]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3.3.4   Finalisierungsphase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[Polishing-Aufgaben, Live-Demo-Übung, Mock-Prüfung, individuelle Vorbereitung]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3.4   User Stories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[Beispiel: Als &lt;Stakeholder-Rolle&gt; möchte ich &lt;Funktionalität&gt;, damit &lt;Geschäftsnutzen&gt;. Listen Sie 3–5 User Stories.]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3.5   Meilensteine und Retrospektiven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Wichtige Meilensteine waren der Abschluss der Datenbereinigung (Ende Sprint 2), das erste evaluierbare Modell (Mitte Sprint 3) und die Berichts-Abgabe. Die Retrospektive nach Sprint 1 ergab: &lt;…&gt;; Anpassung für Sprint 2: &lt;…&gt;.]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3.6   Persönliches Fazit zu den Lernerfahrungen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Im Verlauf des Projekts hat die Gruppe gelernt, … . Besonders herausfordernd war … . Wertvoll war die Erfahrung, dass … 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3.7   Ausblick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Für die &lt;Organisation&gt; ergibt sich aus den Ergebnissen folgendes Vorgehen: &lt;…&gt;. Mittelfristig empfiehlt sich &lt;…&gt;.]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   Workflow, Datenmodell und Ergebnisse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Punktevergabe: 20 von 70. Zielumfang: ca. 3–4 Seiten. Inhalte: vollständige Workflow-Dokumentation, kohärentes Datenmodell, sauber präsentierte Ergebnisse.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4.1   Workflow-Dokumentation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Der Workflow umfasste folgende Schritte: (1) Import der CSV-Datei in &lt;Werkzeug&gt;; (2) Datenqualitätsprüfung; (3) Bereinigung (Datumsformate, Tippfehler, fehlende Werte, Duplikate, Ausreißer); (4) Feature Engineering (z. B. &lt;Ratio-Feature&gt;); (5) Train/Test-Aufteilung; (6) Modelltraining und Evaluierung; (7) Export der Ergebnisse in das Dashboard.]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4.2   Datenmodell (bereinigte analytische Tabelle)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Das endgültige Datenmodell besteht aus &lt;N&gt; Spalten, die jeweils einen Datentyp und eine eindeutige Bedeutung tragen. Folgende neu konstruierte Features wurden ergänzt: &lt;…&gt;.]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4.3   Ergebnisse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Auf dem Testdatensatz (bei Zeitreihen: zeitlich abgegrenzter Test-Zeitraum) erreicht das Modell &lt;Metrik = Wert&gt;. Das ist &lt;Bewertung&gt; gegenüber dem Baseline-Wert von &lt;…&gt;. Die wichtigsten Einflussgrößen sind &lt;…&gt;.]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4.4   Bewertung der Ergebnisqualität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Die Ergebnisqualität ist für den Einsatz im &lt;Geschäftsprozess&gt; ausreichend, weil &lt;…&gt;. Einschränkungen: &lt;…&gt;. Empfehlungen zur Verbesserung: &lt;…&gt;.]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4.5   Visualisierungen und Dashboard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[Beispielsatz: Das beigefügte Dashboard zeigt &lt;…&gt;. Die wichtigsten drei Visualisierungen sind: &lt;…&gt;.] Fügen Sie hier 1–2 Screenshots des Dashboards 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Literaturverzeichnis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06060"/>
          <w:sz w:val="20"/>
          <w:szCs w:val="20"/>
          <w:rtl w:val="0"/>
        </w:rPr>
        <w:t xml:space="preserve">Format: Kurzquellbeleg im Text (Autor, Jahr, Seite) — vollständige Quellenangaben hier. Alphabetisch sortiert.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Lemanzyk, S. (2020). Data Analyst (IHK) — Konzept Plus. DIHK-Bildungs-GmbH, Bonn. K181/1/1.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[Weitere Quellen hier ergänzen.]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DIHK-Bildungs-GmbH. (2026). Data Analyst (IHK) — Online-Zertifikatslehrgang. Verfügbar unter: https://www.dihk-bildungs-gmbh.de/weiterbildung/ihk-zertifikate/zertifikatslehrgaenge/data-analyst-ihk [Zugriff: Monat Jahr].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="360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00" w:line="36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240" w:line="36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bOu4ah2Xt+RhMVm26k0WrvXXvA==">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